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4BD44899" w:rsidR="009718DE" w:rsidRPr="00265D14" w:rsidRDefault="00622EE0" w:rsidP="00E277A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rPrChange w:id="0" w:author="NICOLAS" w:date="2026-10-14T19:42:00Z">
            <w:rPr>
              <w:rFonts w:ascii="Times New Roman" w:hAnsi="Times New Roman" w:cs="Times New Roman"/>
              <w:b/>
              <w:bCs/>
              <w:sz w:val="28"/>
              <w:szCs w:val="28"/>
            </w:rPr>
          </w:rPrChange>
        </w:rPr>
      </w:pPr>
      <w:del w:id="1" w:author="NICOLAS" w:date="2026-10-14T19:32:00Z">
        <w:r w:rsidRPr="00E277AA" w:rsidDel="00E277AA">
          <w:rPr>
            <w:rFonts w:ascii="Arial" w:hAnsi="Arial" w:cs="Arial"/>
            <w:b/>
            <w:bCs/>
            <w:sz w:val="28"/>
            <w:szCs w:val="28"/>
            <w:rPrChange w:id="2" w:author="NICOLAS" w:date="2026-10-14T19:26:00Z">
              <w:rPr>
                <w:rFonts w:ascii="Times New Roman" w:hAnsi="Times New Roman"/>
                <w:b/>
                <w:bCs/>
                <w:color w:val="1F4E79"/>
                <w:sz w:val="28"/>
                <w:szCs w:val="28"/>
              </w:rPr>
            </w:rPrChange>
          </w:rPr>
          <w:delText>[</w:delText>
        </w:r>
      </w:del>
      <w:del w:id="3" w:author="NICOLAS ALEXANDRE DE FREITAS ASSIS" w:date="2026-10-13T23:49:00Z">
        <w:r w:rsidRPr="00E277AA" w:rsidDel="00622EE0">
          <w:rPr>
            <w:rFonts w:ascii="Arial" w:hAnsi="Arial" w:cs="Arial"/>
            <w:b/>
            <w:bCs/>
            <w:sz w:val="28"/>
            <w:szCs w:val="28"/>
            <w:rPrChange w:id="4" w:author="NICOLAS" w:date="2026-10-14T19:26:00Z">
              <w:rPr>
                <w:rFonts w:ascii="Times New Roman" w:hAnsi="Times New Roman"/>
                <w:b/>
                <w:bCs/>
                <w:color w:val="1F4E79"/>
                <w:sz w:val="28"/>
                <w:szCs w:val="28"/>
              </w:rPr>
            </w:rPrChange>
          </w:rPr>
          <w:delText>COLE AQUI O TÍTULO FINAL DO TRABALHO</w:delText>
        </w:r>
      </w:del>
      <w:ins w:id="5" w:author="NICOLAS ALEXANDRE DE FREITAS ASSIS" w:date="2026-10-13T23:49:00Z">
        <w:r w:rsidR="00683C0D" w:rsidRPr="00E277AA">
          <w:rPr>
            <w:rFonts w:ascii="Arial" w:eastAsia="Consolas" w:hAnsi="Arial" w:cs="Arial"/>
            <w:sz w:val="20"/>
            <w:szCs w:val="20"/>
            <w:rPrChange w:id="6" w:author="NICOLAS" w:date="2026-10-14T19:26:00Z">
              <w:rPr>
                <w:rFonts w:ascii="Arial" w:eastAsia="Consolas" w:hAnsi="Arial" w:cs="Arial"/>
                <w:sz w:val="20"/>
                <w:szCs w:val="20"/>
              </w:rPr>
            </w:rPrChange>
          </w:rPr>
          <w:t xml:space="preserve"> </w:t>
        </w:r>
        <w:r w:rsidR="00683C0D" w:rsidRPr="00265D14">
          <w:rPr>
            <w:rFonts w:ascii="Times New Roman" w:eastAsia="Consolas" w:hAnsi="Times New Roman" w:cs="Times New Roman"/>
            <w:b/>
            <w:bCs/>
            <w:sz w:val="28"/>
            <w:szCs w:val="28"/>
            <w:rPrChange w:id="7" w:author="NICOLAS" w:date="2026-10-14T19:42:00Z">
              <w:rPr>
                <w:rFonts w:ascii="Times New Roman" w:eastAsia="Consolas" w:hAnsi="Times New Roman" w:cs="Times New Roman"/>
                <w:b/>
                <w:bCs/>
                <w:sz w:val="28"/>
                <w:szCs w:val="28"/>
              </w:rPr>
            </w:rPrChange>
          </w:rPr>
          <w:t>ILUSÃO DA CONECTIVIDADE E O IMPACTO DA EXCLUSÃO DIGITAL NA EDUCAÇÃO DE JOVENS PERIFÉRICOS</w:t>
        </w:r>
      </w:ins>
      <w:del w:id="8" w:author="NICOLAS" w:date="2026-10-14T19:32:00Z">
        <w:r w:rsidRPr="00265D14" w:rsidDel="00E277AA">
          <w:rPr>
            <w:rFonts w:ascii="Times New Roman" w:hAnsi="Times New Roman" w:cs="Times New Roman"/>
            <w:b/>
            <w:bCs/>
            <w:color w:val="000000" w:themeColor="text1"/>
            <w:sz w:val="28"/>
            <w:szCs w:val="28"/>
            <w:rPrChange w:id="9" w:author="NICOLAS" w:date="2026-10-14T19:42:00Z">
              <w:rPr>
                <w:rFonts w:ascii="Times New Roman" w:hAnsi="Times New Roman"/>
                <w:b/>
                <w:bCs/>
                <w:color w:val="1F4E79"/>
                <w:sz w:val="28"/>
                <w:szCs w:val="28"/>
              </w:rPr>
            </w:rPrChange>
          </w:rPr>
          <w:delText>]</w:delText>
        </w:r>
      </w:del>
    </w:p>
    <w:p w14:paraId="434C6D26" w14:textId="77777777" w:rsidR="00A866D7" w:rsidRPr="00265D14" w:rsidRDefault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10" w:author="NICOLAS" w:date="2026-10-14T19:42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  <w:pPrChange w:id="11" w:author="NICOLAS" w:date="2026-10-14T19:32:00Z">
          <w:pPr>
            <w:spacing w:after="0" w:line="360" w:lineRule="auto"/>
            <w:ind w:firstLine="709"/>
            <w:jc w:val="right"/>
          </w:pPr>
        </w:pPrChange>
      </w:pPr>
      <w:commentRangeStart w:id="12"/>
    </w:p>
    <w:p w14:paraId="66041129" w14:textId="0F9218D9" w:rsidR="0072291A" w:rsidRPr="00265D14" w:rsidRDefault="006D5DF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13" w:author="NICOLAS" w:date="2026-10-14T19:42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14" w:author="Isabella" w:date="2026-10-06T19:05:00Z">
        <w:r w:rsidRPr="00265D14">
          <w:rPr>
            <w:rFonts w:ascii="Times New Roman" w:hAnsi="Times New Roman" w:cs="Times New Roman"/>
            <w:color w:val="000000" w:themeColor="text1"/>
            <w:sz w:val="24"/>
            <w:szCs w:val="24"/>
            <w:rPrChange w:id="15" w:author="NICOLAS" w:date="2026-10-14T19:42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16" w:author="Isabella" w:date="2026-10-06T19:11:00Z">
        <w:r w:rsidRPr="00265D14">
          <w:rPr>
            <w:rFonts w:ascii="Times New Roman" w:hAnsi="Times New Roman" w:cs="Times New Roman"/>
            <w:color w:val="000000" w:themeColor="text1"/>
            <w:sz w:val="24"/>
            <w:szCs w:val="24"/>
            <w:rPrChange w:id="17" w:author="NICOLAS" w:date="2026-10-14T19:42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18" w:author="Isabella" w:date="2026-10-06T19:05:00Z">
        <w:r w:rsidR="0072291A" w:rsidRPr="00265D14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19" w:author="NICOLAS" w:date="2026-10-14T19:42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265D14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20" w:author="NICOLAS" w:date="2026-10-14T19:42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634105B6" w:rsidR="00FC70D8" w:rsidRPr="00265D14" w:rsidDel="00265D14" w:rsidRDefault="00595417" w:rsidP="00265D14">
      <w:pPr>
        <w:spacing w:after="0" w:line="240" w:lineRule="auto"/>
        <w:ind w:firstLine="709"/>
        <w:jc w:val="right"/>
        <w:rPr>
          <w:del w:id="47" w:author="NICOLAS" w:date="2026-10-14T19:41:00Z"/>
          <w:rFonts w:ascii="Times New Roman" w:hAnsi="Times New Roman" w:cs="Times New Roman"/>
          <w:color w:val="000000" w:themeColor="text1"/>
          <w:sz w:val="24"/>
          <w:szCs w:val="24"/>
        </w:rPr>
      </w:pPr>
      <w:del w:id="48" w:author="NICOLAS" w:date="2026-10-14T19:32:00Z">
        <w:r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49" w:author="NICOLAS" w:date="2026-10-14T19:42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</w:delText>
        </w:r>
      </w:del>
      <w:ins w:id="50" w:author="NICOLAS ALEXANDRE DE FREITAS ASSIS" w:date="2026-10-13T23:51:00Z">
        <w:r w:rsidR="2BC390BF" w:rsidRPr="00265D14">
          <w:rPr>
            <w:rFonts w:ascii="Times New Roman" w:hAnsi="Times New Roman" w:cs="Times New Roman"/>
            <w:color w:val="000000" w:themeColor="text1"/>
            <w:sz w:val="24"/>
            <w:szCs w:val="24"/>
          </w:rPr>
          <w:t>NICOLAS ALEXANDRE DE FREITAS ASSIS</w:t>
        </w:r>
      </w:ins>
      <w:del w:id="51" w:author="NICOLAS ALEXANDRE DE FREITAS ASSIS" w:date="2026-10-13T23:51:00Z">
        <w:r w:rsidRPr="00265D14" w:rsidDel="00595417">
          <w:rPr>
            <w:rFonts w:ascii="Times New Roman" w:hAnsi="Times New Roman" w:cs="Times New Roman"/>
            <w:color w:val="000000" w:themeColor="text1"/>
            <w:sz w:val="24"/>
            <w:szCs w:val="24"/>
            <w:rPrChange w:id="52" w:author="NICOLAS" w:date="2026-10-14T19:42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NOME COMPLETO DO ALUNO 1</w:delText>
        </w:r>
      </w:del>
      <w:del w:id="53" w:author="NICOLAS" w:date="2026-10-14T19:30:00Z">
        <w:r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54" w:author="NICOLAS" w:date="2026-10-14T19:42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]</w:delText>
        </w:r>
      </w:del>
      <w:r w:rsidRPr="00265D14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2"/>
      </w:r>
    </w:p>
    <w:p w14:paraId="5084F6E0" w14:textId="77777777" w:rsidR="00265D14" w:rsidRPr="00265D14" w:rsidRDefault="00265D14">
      <w:pPr>
        <w:spacing w:after="0" w:line="240" w:lineRule="auto"/>
        <w:ind w:firstLine="709"/>
        <w:jc w:val="right"/>
        <w:rPr>
          <w:ins w:id="68" w:author="NICOLAS" w:date="2026-10-14T19:41:00Z"/>
          <w:rFonts w:ascii="Times New Roman" w:hAnsi="Times New Roman" w:cs="Times New Roman"/>
          <w:color w:val="000000" w:themeColor="text1"/>
          <w:sz w:val="24"/>
          <w:szCs w:val="24"/>
          <w:rPrChange w:id="69" w:author="NICOLAS" w:date="2026-10-14T19:42:00Z">
            <w:rPr>
              <w:ins w:id="70" w:author="NICOLAS" w:date="2026-10-14T19:41:00Z"/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0EBA97DB" w14:textId="72CCA625" w:rsidR="00595417" w:rsidRPr="00265D14" w:rsidDel="00E277AA" w:rsidRDefault="00595417">
      <w:pPr>
        <w:spacing w:after="0" w:line="240" w:lineRule="auto"/>
        <w:ind w:firstLine="709"/>
        <w:jc w:val="right"/>
        <w:rPr>
          <w:del w:id="71" w:author="NICOLAS" w:date="2026-10-14T19:26:00Z"/>
          <w:rFonts w:ascii="Times New Roman" w:hAnsi="Times New Roman" w:cs="Times New Roman"/>
          <w:color w:val="000000" w:themeColor="text1"/>
          <w:sz w:val="24"/>
          <w:szCs w:val="24"/>
          <w:rPrChange w:id="72" w:author="NICOLAS" w:date="2026-10-14T19:42:00Z">
            <w:rPr>
              <w:del w:id="73" w:author="NICOLAS" w:date="2026-10-14T19:26:00Z"/>
              <w:rFonts w:ascii="Times New Roman" w:hAnsi="Times New Roman" w:cs="Times New Roman"/>
              <w:sz w:val="24"/>
              <w:szCs w:val="24"/>
            </w:rPr>
          </w:rPrChange>
        </w:rPr>
      </w:pPr>
      <w:del w:id="74" w:author="NICOLAS" w:date="2026-10-14T19:26:00Z">
        <w:r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75" w:author="NICOLAS" w:date="2026-10-14T19:42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2 OU EXCLUIR ESTA LINHA]</w:delText>
        </w:r>
        <w:r w:rsidRPr="00265D14" w:rsidDel="00E277AA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76" w:author="NICOLAS" w:date="2026-10-14T19:42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3"/>
        </w:r>
      </w:del>
    </w:p>
    <w:p w14:paraId="2760661B" w14:textId="5918B401" w:rsidR="00595417" w:rsidRPr="00265D14" w:rsidDel="00E277AA" w:rsidRDefault="00595417">
      <w:pPr>
        <w:spacing w:after="0" w:line="240" w:lineRule="auto"/>
        <w:ind w:firstLine="709"/>
        <w:jc w:val="right"/>
        <w:rPr>
          <w:del w:id="82" w:author="NICOLAS" w:date="2026-10-14T19:26:00Z"/>
          <w:rFonts w:ascii="Times New Roman" w:hAnsi="Times New Roman" w:cs="Times New Roman"/>
          <w:color w:val="000000" w:themeColor="text1"/>
          <w:sz w:val="24"/>
          <w:szCs w:val="24"/>
          <w:rPrChange w:id="83" w:author="NICOLAS" w:date="2026-10-14T19:42:00Z">
            <w:rPr>
              <w:del w:id="84" w:author="NICOLAS" w:date="2026-10-14T19:26:00Z"/>
              <w:rFonts w:ascii="Times New Roman" w:hAnsi="Times New Roman" w:cs="Times New Roman"/>
              <w:sz w:val="24"/>
              <w:szCs w:val="24"/>
            </w:rPr>
          </w:rPrChange>
        </w:rPr>
      </w:pPr>
      <w:del w:id="85" w:author="NICOLAS" w:date="2026-10-14T19:26:00Z">
        <w:r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86" w:author="NICOLAS" w:date="2026-10-14T19:42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3 OU EXCLUIR ESTA LINHA]</w:delText>
        </w:r>
        <w:r w:rsidRPr="00265D14" w:rsidDel="00E277AA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87" w:author="NICOLAS" w:date="2026-10-14T19:42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4"/>
        </w:r>
        <w:commentRangeEnd w:id="12"/>
        <w:r w:rsidR="001736FF" w:rsidRPr="00265D14" w:rsidDel="00E277AA">
          <w:rPr>
            <w:rStyle w:val="Refdecomentrio"/>
            <w:rFonts w:ascii="Times New Roman" w:hAnsi="Times New Roman" w:cs="Times New Roman"/>
            <w:color w:val="000000" w:themeColor="text1"/>
            <w:sz w:val="24"/>
            <w:rPrChange w:id="93" w:author="NICOLAS" w:date="2026-10-14T19:42:00Z">
              <w:rPr>
                <w:rStyle w:val="Refdecomentrio"/>
                <w:rFonts w:ascii="Times New Roman" w:hAnsi="Times New Roman"/>
                <w:sz w:val="24"/>
              </w:rPr>
            </w:rPrChange>
          </w:rPr>
          <w:commentReference w:id="12"/>
        </w:r>
      </w:del>
    </w:p>
    <w:p w14:paraId="3839E077" w14:textId="77777777" w:rsidR="00595417" w:rsidRPr="00265D14" w:rsidDel="00265D14" w:rsidRDefault="00595417">
      <w:pPr>
        <w:spacing w:after="0" w:line="240" w:lineRule="auto"/>
        <w:ind w:firstLine="709"/>
        <w:jc w:val="right"/>
        <w:rPr>
          <w:del w:id="94" w:author="NICOLAS" w:date="2026-10-14T19:41:00Z"/>
          <w:rFonts w:ascii="Times New Roman" w:hAnsi="Times New Roman" w:cs="Times New Roman"/>
          <w:color w:val="000000" w:themeColor="text1"/>
          <w:sz w:val="24"/>
          <w:szCs w:val="24"/>
          <w:rPrChange w:id="95" w:author="NICOLAS" w:date="2026-10-14T19:42:00Z">
            <w:rPr>
              <w:del w:id="96" w:author="NICOLAS" w:date="2026-10-14T19:41:00Z"/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265D14" w:rsidDel="00265D14" w:rsidRDefault="00595417">
      <w:pPr>
        <w:spacing w:after="0" w:line="240" w:lineRule="auto"/>
        <w:ind w:firstLine="709"/>
        <w:jc w:val="right"/>
        <w:rPr>
          <w:del w:id="97" w:author="NICOLAS" w:date="2026-10-14T19:41:00Z"/>
          <w:rFonts w:ascii="Times New Roman" w:hAnsi="Times New Roman" w:cs="Times New Roman"/>
          <w:b/>
          <w:color w:val="000000" w:themeColor="text1"/>
          <w:sz w:val="24"/>
          <w:szCs w:val="24"/>
          <w:rPrChange w:id="98" w:author="NICOLAS" w:date="2026-10-14T19:42:00Z">
            <w:rPr>
              <w:del w:id="99" w:author="NICOLAS" w:date="2026-10-14T19:41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265D14" w:rsidRDefault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0" w:author="NICOLAS" w:date="2026-10-14T19:42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pPrChange w:id="101" w:author="NICOLAS" w:date="2026-10-14T19:41:00Z">
          <w:pPr>
            <w:spacing w:after="0" w:line="360" w:lineRule="auto"/>
            <w:jc w:val="both"/>
          </w:pPr>
        </w:pPrChange>
      </w:pPr>
    </w:p>
    <w:p w14:paraId="032A79F0" w14:textId="77777777" w:rsidR="00F670B9" w:rsidRPr="00265D1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2" w:author="NICOLAS" w:date="2026-10-14T19:42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265D14" w:rsidDel="006D5DF8" w:rsidRDefault="00A866D7" w:rsidP="00AD1B1B">
      <w:pPr>
        <w:spacing w:after="0" w:line="240" w:lineRule="auto"/>
        <w:jc w:val="both"/>
        <w:rPr>
          <w:del w:id="103" w:author="Isabella" w:date="2026-10-06T19:05:00Z"/>
          <w:rFonts w:ascii="Times New Roman" w:hAnsi="Times New Roman" w:cs="Times New Roman"/>
          <w:b/>
          <w:color w:val="000000" w:themeColor="text1"/>
          <w:sz w:val="28"/>
          <w:szCs w:val="28"/>
          <w:rPrChange w:id="104" w:author="NICOLAS" w:date="2026-10-14T19:42:00Z">
            <w:rPr>
              <w:del w:id="105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06"/>
      <w:r w:rsidRPr="00265D14">
        <w:rPr>
          <w:rFonts w:ascii="Times New Roman" w:hAnsi="Times New Roman" w:cs="Times New Roman"/>
          <w:b/>
          <w:color w:val="000000" w:themeColor="text1"/>
          <w:sz w:val="28"/>
          <w:szCs w:val="28"/>
          <w:rPrChange w:id="107" w:author="NICOLAS" w:date="2026-10-14T19:42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106"/>
      <w:r w:rsidR="0030327C" w:rsidRPr="00265D14">
        <w:rPr>
          <w:rStyle w:val="Refdecomentrio"/>
          <w:rFonts w:ascii="Times New Roman" w:hAnsi="Times New Roman" w:cs="Times New Roman"/>
          <w:b/>
          <w:color w:val="000000" w:themeColor="text1"/>
          <w:sz w:val="28"/>
          <w:szCs w:val="28"/>
          <w:rPrChange w:id="108" w:author="NICOLAS" w:date="2026-10-14T19:42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106"/>
      </w:r>
    </w:p>
    <w:p w14:paraId="548185A3" w14:textId="77777777" w:rsidR="00CF7C84" w:rsidRPr="00265D14" w:rsidDel="006D5DF8" w:rsidRDefault="00CF7C84" w:rsidP="00AD1B1B">
      <w:pPr>
        <w:spacing w:after="0" w:line="240" w:lineRule="auto"/>
        <w:jc w:val="both"/>
        <w:rPr>
          <w:del w:id="109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10" w:author="NICOLAS" w:date="2026-10-14T19:42:00Z">
            <w:rPr>
              <w:del w:id="111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1A7770C4" w14:textId="732DCEBD" w:rsidR="00E277AA" w:rsidRPr="00265D14" w:rsidRDefault="00AE49E2">
      <w:pPr>
        <w:spacing w:after="0" w:line="360" w:lineRule="auto"/>
        <w:jc w:val="both"/>
        <w:rPr>
          <w:ins w:id="112" w:author="NICOLAS ALEXANDRE DE FREITAS ASSIS" w:date="2026-10-13T23:53:00Z"/>
          <w:rFonts w:ascii="Times New Roman" w:hAnsi="Times New Roman" w:cs="Times New Roman"/>
          <w:color w:val="000000" w:themeColor="text1"/>
          <w:sz w:val="24"/>
          <w:szCs w:val="24"/>
          <w:rPrChange w:id="113" w:author="NICOLAS" w:date="2026-10-14T19:42:00Z">
            <w:rPr>
              <w:ins w:id="114" w:author="NICOLAS ALEXANDRE DE FREITAS ASSIS" w:date="2026-10-13T23:53:00Z"/>
            </w:rPr>
          </w:rPrChange>
        </w:rPr>
        <w:pPrChange w:id="115" w:author="NICOLAS" w:date="2026-10-14T19:36:00Z">
          <w:pPr>
            <w:spacing w:after="0" w:line="360" w:lineRule="auto"/>
          </w:pPr>
        </w:pPrChange>
      </w:pPr>
      <w:del w:id="116" w:author="Isabella" w:date="2026-10-06T19:05:00Z">
        <w:r w:rsidRPr="00265D14" w:rsidDel="00AE49E2"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  <w:rPrChange w:id="117" w:author="NICOLAS" w:date="2026-10-14T19:42:00Z">
              <w:rPr>
                <w:rFonts w:ascii="Times New Roman" w:hAnsi="Times New Roman"/>
                <w:b/>
                <w:bCs/>
                <w:color w:val="C00000"/>
                <w:sz w:val="24"/>
                <w:szCs w:val="24"/>
              </w:rPr>
            </w:rPrChange>
          </w:rPr>
          <w:delText xml:space="preserve">INSTRUÇÃO: </w:delText>
        </w:r>
        <w:r w:rsidRPr="00265D14" w:rsidDel="00AE49E2">
          <w:rPr>
            <w:rFonts w:ascii="Times New Roman" w:hAnsi="Times New Roman" w:cs="Times New Roman"/>
            <w:i/>
            <w:iCs/>
            <w:color w:val="000000" w:themeColor="text1"/>
            <w:sz w:val="24"/>
            <w:szCs w:val="24"/>
            <w:rPrChange w:id="118" w:author="NICOLAS" w:date="2026-10-14T19:42:00Z">
              <w:rPr>
                <w:rFonts w:ascii="Times New Roman" w:hAnsi="Times New Roman"/>
                <w:i/>
                <w:iCs/>
                <w:color w:val="C00000"/>
                <w:sz w:val="24"/>
                <w:szCs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del w:id="119" w:author="NICOLAS" w:date="2026-10-14T19:42:00Z">
        <w:r w:rsidRPr="00265D14" w:rsidDel="00265D14">
          <w:rPr>
            <w:rFonts w:ascii="Times New Roman" w:hAnsi="Times New Roman" w:cs="Times New Roman"/>
            <w:rPrChange w:id="120" w:author="NICOLAS" w:date="2026-10-14T19:42:00Z">
              <w:rPr/>
            </w:rPrChange>
          </w:rPr>
          <w:br/>
        </w:r>
      </w:del>
      <w:del w:id="121" w:author="NICOLAS" w:date="2026-10-14T19:41:00Z">
        <w:r w:rsidRPr="00265D14" w:rsidDel="00265D14">
          <w:rPr>
            <w:rFonts w:ascii="Times New Roman" w:hAnsi="Times New Roman" w:cs="Times New Roman"/>
            <w:rPrChange w:id="122" w:author="NICOLAS" w:date="2026-10-14T19:42:00Z">
              <w:rPr/>
            </w:rPrChange>
          </w:rPr>
          <w:br/>
        </w:r>
      </w:del>
      <w:del w:id="123" w:author="NICOLAS" w:date="2026-10-14T19:30:00Z">
        <w:r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124" w:author="NICOLAS" w:date="2026-10-14T19:42:00Z">
              <w:rPr>
                <w:rFonts w:ascii="Times New Roman" w:hAnsi="Times New Roman"/>
                <w:b/>
                <w:bCs/>
                <w:color w:val="1F4E79"/>
                <w:sz w:val="24"/>
                <w:szCs w:val="24"/>
              </w:rPr>
            </w:rPrChange>
          </w:rPr>
          <w:delText>[</w:delText>
        </w:r>
      </w:del>
    </w:p>
    <w:p w14:paraId="64758C83" w14:textId="7E3B430B" w:rsidR="00EB62EC" w:rsidRPr="00EB62EC" w:rsidRDefault="00EB62EC" w:rsidP="00EB62EC">
      <w:pPr>
        <w:spacing w:line="240" w:lineRule="auto"/>
        <w:jc w:val="both"/>
        <w:rPr>
          <w:ins w:id="125" w:author="NICOLAS" w:date="2026-10-14T20:05:00Z"/>
          <w:rFonts w:ascii="Times New Roman" w:eastAsia="Times New Roman" w:hAnsi="Times New Roman" w:cs="Times New Roman"/>
          <w:sz w:val="24"/>
          <w:szCs w:val="24"/>
          <w:lang w:eastAsia="pt-BR"/>
          <w:rPrChange w:id="126" w:author="NICOLAS" w:date="2026-10-14T20:05:00Z">
            <w:rPr>
              <w:ins w:id="127" w:author="NICOLAS" w:date="2026-10-14T20:05:00Z"/>
              <w:rFonts w:ascii="Arial" w:eastAsia="Times New Roman" w:hAnsi="Arial" w:cs="Arial"/>
              <w:sz w:val="24"/>
              <w:szCs w:val="24"/>
              <w:lang w:eastAsia="pt-BR"/>
            </w:rPr>
          </w:rPrChange>
        </w:rPr>
        <w:pPrChange w:id="128" w:author="NICOLAS" w:date="2026-10-14T20:05:00Z">
          <w:pPr>
            <w:spacing w:line="240" w:lineRule="auto"/>
          </w:pPr>
        </w:pPrChange>
      </w:pPr>
      <w:ins w:id="129" w:author="NICOLAS" w:date="2026-10-14T20:05:00Z"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30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 xml:space="preserve">Este artigo analisa o impacto da exclusão digital na educação de jovens que vivem nas periferias urbanas. O objetivo é investigar como a falta de uma infraestrutura tecnológica adequada prejudica o desempenho escolar e acaba reforçando desigualdades históricas. Para isso, realizamos uma revisão integrativa com síntese cruzada de estudos publicados entre 2015 e 2026 nas bases Google Acadêmico e SciELO. Os achados revelam que os pacotes de dados móveis limitados criam uma falsa ilusão de conectividade. Ao mesmo tempo, os </w:t>
        </w:r>
        <w:proofErr w:type="spellStart"/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31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>microdados</w:t>
        </w:r>
        <w:proofErr w:type="spellEnd"/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32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 xml:space="preserve"> do ENEM provam que a falta de computadores em casa penaliza diretamente as notas dos estudantes de baixa renda. Conclui-se que virar esse jogo exige articular o acesso a uma internet estável e perene com um letramento digital crítico dentro das escolas.</w:t>
        </w:r>
      </w:ins>
      <w:ins w:id="133" w:author="NICOLAS" w:date="2026-10-14T20:07:00Z">
        <w:r w:rsidR="002C07E1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</w:t>
        </w:r>
      </w:ins>
      <w:ins w:id="134" w:author="NICOLAS" w:date="2026-10-14T20:05:00Z"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35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>A falsa percepção de inclusão digital camufla barreiras estruturais profundas nas periferias brasileiras. O problema central que move esta pesquisa é a persistência dessa exclusão na jornada educativa de jovens vulneráveis, cuja única janela para a rede costuma ser o celular com pacotes de dados limitados. Essa precariedade limita a autonomia nos estudos diários e barra o desenvolvimento de competências acadêmicas mais complexas. O estudo se justifica pela necessidade urgente de mostrar como o acesso tecnológico superficial perpetua velhas desigualdades históricas. Assim, o foco está em analisar os reflexos dessa exclusão no rendimento escolar e discutir como as políticas públicas e o letramento digital podem mitigar esse cenário.</w:t>
        </w:r>
      </w:ins>
      <w:ins w:id="136" w:author="NICOLAS" w:date="2026-10-14T20:07:00Z">
        <w:r w:rsidR="002C07E1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</w:t>
        </w:r>
        <w:r w:rsidR="002B79CA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>E</w:t>
        </w:r>
      </w:ins>
      <w:ins w:id="137" w:author="NICOLAS" w:date="2026-10-14T20:05:00Z"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38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>ste trabalho se desenha como uma revisão de literatura integrativa de abordagem qualitativa. Mapeamos as bases Google Acadêmico e SciELO utilizando os descritores "exclusão digital", "periferia urbana" e "jovens de baixa renda ENEM". A partir dos critérios de inclusão, selecionamos três artigos focados em estudantes vulneráveis, cujos dados foram analisados por meio de uma síntese cruzada, organizando a literatura em dois eixos temáticos essenciais para responder ao nosso problema central.</w:t>
        </w:r>
      </w:ins>
      <w:ins w:id="139" w:author="NICOLAS" w:date="2026-10-14T20:07:00Z">
        <w:r w:rsidR="002C07E1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</w:t>
        </w:r>
      </w:ins>
      <w:ins w:id="140" w:author="NICOLAS" w:date="2026-10-14T20:05:00Z"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41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>No primeiro eixo, Silva (2025) aponta que os programas governamentais falham quando distribuem apenas aparelhos (hardware) sem garantir o suporte contínuo de internet banda larga. Essa lacuna empurra os jovens periféricos para pacotes móveis restritivos. Dialogando com essa perspectiva, Oliveira (2026) conceitua essa barreira como a falta de uma "conectividade significativa", ressaltando que estudar exclusivamente pelo celular sabota o aprendizado profundo. Ambos os autores convergem ao criticar a ilusão do acesso móvel superficial. Contudo, enquanto Silva (2025) foca nos gargalos da infraestrutura física, Oliveira (2026) joga luz sobre a dimensão pedagógica, mostrando que a ausência de computadores funcionais impede a realização de tarefas acadêmicas complexas.</w:t>
        </w:r>
      </w:ins>
      <w:ins w:id="142" w:author="NICOLAS" w:date="2026-10-14T20:08:00Z">
        <w:r w:rsidR="002C07E1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</w:t>
        </w:r>
      </w:ins>
      <w:ins w:id="143" w:author="NICOLAS" w:date="2026-10-14T20:05:00Z"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44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 xml:space="preserve">No segundo eixo temático, Silva, L. B. da (2025) mergulha nos </w:t>
        </w:r>
        <w:proofErr w:type="spellStart"/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45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>microdados</w:t>
        </w:r>
        <w:proofErr w:type="spellEnd"/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46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 xml:space="preserve"> do ENEM para trazer evidências quantitativas. O estudo prova estatisticamente que a falta de computadores </w:t>
        </w:r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47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lastRenderedPageBreak/>
          <w:t>no ambiente doméstico reduz as notas obtidas por jovens de baixa renda. Esse achado valida empiricamente as discussões qualitativas de Silva (2025) e Oliveira (2026), demonstrando que a exclusão digital funciona como um vetor de reprodução social que bloqueia a entrada desses estudantes no ensino superior. Como limitação metodológica, o estudo reconhece que esses dados deixam de fora os jovens que estão em um isolamento digital tão severo que sequer conseguiram se inscrever no exame.</w:t>
        </w:r>
      </w:ins>
      <w:ins w:id="148" w:author="NICOLAS" w:date="2026-10-14T20:08:00Z">
        <w:r w:rsidR="002C07E1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</w:t>
        </w:r>
      </w:ins>
      <w:ins w:id="149" w:author="NICOLAS" w:date="2026-10-14T20:05:00Z"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50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 xml:space="preserve">Ao cruzar os dados, a literatura converge para um diagnóstico claro: políticas baseadas apenas na entrega assistencialista de equipamentos não funcionam. Silva (2025) e Silva, L. B. da (2025) deixam evidente que a falta de computadores com internet estável sabota o rendimento no ENEM, enquanto Oliveira (2026) reforça que o uso restrito ao celular limita o pensamento crítico. O debate ganha força na divergência saudável entre as análises </w:t>
        </w:r>
        <w:proofErr w:type="spellStart"/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51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>macroestatísticas</w:t>
        </w:r>
        <w:proofErr w:type="spellEnd"/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52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 xml:space="preserve"> e os estudos conceituais. A grande lacuna que encontramos na literatura é a escassez de diretrizes nacionais práticas para aplicar o letramento digital diante da realidade precária das redes escolares nas periferias.</w:t>
        </w:r>
      </w:ins>
      <w:ins w:id="153" w:author="NICOLAS" w:date="2026-10-14T20:08:00Z">
        <w:r w:rsidR="002C07E1">
          <w:rPr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</w:t>
        </w:r>
      </w:ins>
      <w:ins w:id="154" w:author="NICOLAS" w:date="2026-10-14T20:05:00Z">
        <w:r w:rsidRPr="00EB62EC">
          <w:rPr>
            <w:rFonts w:ascii="Times New Roman" w:eastAsia="Times New Roman" w:hAnsi="Times New Roman" w:cs="Times New Roman"/>
            <w:sz w:val="24"/>
            <w:szCs w:val="24"/>
            <w:lang w:eastAsia="pt-BR"/>
            <w:rPrChange w:id="155" w:author="NICOLAS" w:date="2026-10-14T20:05:00Z"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rPrChange>
          </w:rPr>
          <w:t>Em suma, este artigo responde ao problema inicial ao confirmar que a exclusão digital perpetua as desvantagens educacionais nas periferias. Os achados interpretados revelam que os pacotes limitados e a falta de computadores quebram a competitividade dos jovens, resultando em notas inferiores nas avaliações do ENEM. O principal avanço desta pesquisa foi conectar de forma empírica a carência dentro de casa com as perdas estatísticas de longo prazo na vida desses estudantes. Embora o estudo se limite ao recorte puramente urbano, as implicações para o futuro apontam para a necessidade de políticas governamentais que integrem subsídios para internet contínua e reformas curriculares focadas em um letramento digital crítico.</w:t>
        </w:r>
      </w:ins>
    </w:p>
    <w:p w14:paraId="07F0A2EC" w14:textId="7D2B507E" w:rsidR="00623E37" w:rsidRPr="00265D14" w:rsidDel="00265D14" w:rsidRDefault="0327E25A">
      <w:pPr>
        <w:spacing w:after="0" w:line="360" w:lineRule="auto"/>
        <w:jc w:val="both"/>
        <w:rPr>
          <w:del w:id="156" w:author="NICOLAS" w:date="2026-10-14T19:51:00Z"/>
          <w:rFonts w:ascii="Times New Roman" w:hAnsi="Times New Roman" w:cs="Times New Roman"/>
          <w:color w:val="000000" w:themeColor="text1"/>
          <w:sz w:val="24"/>
          <w:szCs w:val="24"/>
          <w:rPrChange w:id="157" w:author="NICOLAS" w:date="2026-10-14T19:42:00Z">
            <w:rPr>
              <w:del w:id="158" w:author="NICOLAS" w:date="2026-10-14T19:51:00Z"/>
              <w:rFonts w:ascii="Times New Roman" w:hAnsi="Times New Roman" w:cs="Times New Roman"/>
              <w:sz w:val="24"/>
              <w:szCs w:val="24"/>
            </w:rPr>
          </w:rPrChange>
        </w:rPr>
        <w:pPrChange w:id="159" w:author="NICOLAS" w:date="2026-10-14T19:36:00Z">
          <w:pPr>
            <w:spacing w:after="0" w:line="360" w:lineRule="auto"/>
          </w:pPr>
        </w:pPrChange>
      </w:pPr>
      <w:ins w:id="160" w:author="NICOLAS ALEXANDRE DE FREITAS ASSIS" w:date="2026-10-13T23:53:00Z">
        <w:del w:id="161" w:author="NICOLAS" w:date="2026-10-14T19:51:00Z">
          <w:r w:rsidRPr="00265D14" w:rsidDel="00265D14">
            <w:rPr>
              <w:rFonts w:ascii="Times New Roman" w:eastAsia="Times New Roman" w:hAnsi="Times New Roman" w:cs="Times New Roman"/>
              <w:sz w:val="24"/>
              <w:szCs w:val="24"/>
            </w:rPr>
            <w:delText xml:space="preserve">A falsa percepção de inclusão digital oculta assimetrias estruturais nas periferias brasileiras. O problema central desta pesquisa é a persistência da exclusão digital na educação de jovens vulneráveis, cuja conectividade se restringe a smartphones com pacotes limitados de dados. Essa precariedade compromete a autonomia nos estudos e o desenvolvimento de competências complexas. A justificativa pauta-se na necessidade de evidenciar como o acesso tecnológico superficial reproduz desigualdades históricas. O objetivo é analisar os impactos dessa exclusão na proficiência escolar e o papel mitigador das políticas públicas e do letramento digital escolar. Esta pesquisa constitui uma revisão de literatura integrativa. A busca ocorreu nas bases Google Acadêmico e SciELO (período de 2015 a 2026), utilizando os descritores "exclusão digital", "periferia urbana" e "ENEM". Os critérios de inclusão selecionaram três artigos focados em estudantes vulneráveis. A análise dos dados deu-se por síntese cruzada, organizando a literatura em dois eixos temáticos essenciais. A literatura converge sobre a ineficácia de políticas baseadas apenas na entrega assistencialista de equipamentos. Silva (2025) e Silva, L. B. da (2025) expõem que a carência de computadores com internet estável sabota o rendimento educacional no ENEM, enquanto Oliveira (2026) atesta que o celular restringe o desenvolvimento crítico. Há divergência saudável entre abordagens macroestatísticas e conceituais. A principal lacuna é a escassez de diretrizes nacionais práticas para aplicar o letramento digital face à precariedade das redes escolares periféricas. Este artigo responde ao problema ao confirmar que a exclusão digital perpetua desvantagens educacionais nas periferias. Os achados interpretados revelam que pacotes limitados e falta de PCs reduzem a competitividade dos jovens, gerando notas inferiores no ENEM. O principal avanço foi conectar empiricamente a carência domiciliar às perdas estatísticas de longo prazo. A limitação centra-se no recorte puramente urbano. As implicações futuras exigem políticas que integrem subsídio de rede contínua e reformas curriculares focadas no letramento digital crítico. </w:delText>
          </w:r>
        </w:del>
      </w:ins>
      <w:del w:id="162" w:author="NICOLAS" w:date="2026-10-14T19:27:00Z">
        <w:r w:rsidR="00AE49E2"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163" w:author="NICOLAS" w:date="2026-10-14T19:42:00Z">
              <w:rPr>
                <w:rFonts w:ascii="Times New Roman" w:hAnsi="Times New Roman"/>
                <w:b/>
                <w:bCs/>
                <w:color w:val="1F4E79"/>
                <w:sz w:val="24"/>
                <w:szCs w:val="24"/>
              </w:rPr>
            </w:rPrChange>
          </w:rPr>
          <w:delText>INTRODUÇÃO — COLE AQUI O TRECHO COM CONTEXTO, TEMA, PROBLEMA, JUSTIFICATIVA E OBJETIVO]</w:delText>
        </w:r>
        <w:r w:rsidR="00AE49E2"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164" w:author="NICOLAS" w:date="2026-10-14T19:42:00Z">
              <w:rPr>
                <w:rFonts w:ascii="Times New Roman" w:hAnsi="Times New Roman"/>
                <w:sz w:val="24"/>
                <w:szCs w:val="24"/>
              </w:rPr>
            </w:rPrChange>
          </w:rPr>
          <w:delText xml:space="preserve"> </w:delText>
        </w:r>
        <w:r w:rsidR="00AE49E2"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165" w:author="NICOLAS" w:date="2026-10-14T19:42:00Z">
              <w:rPr>
                <w:rFonts w:ascii="Times New Roman" w:hAnsi="Times New Roman"/>
                <w:b/>
                <w:bCs/>
                <w:color w:val="1F4E79"/>
                <w:sz w:val="24"/>
                <w:szCs w:val="24"/>
              </w:rPr>
            </w:rPrChange>
          </w:rPr>
          <w:delText>[METODOLOGIA — COLE AQUI O TRECHO COM TIPO DE REVISÃO, BASES, RECORTE, CRITÉRIOS, TRIAGEM E ANÁLISE]</w:delText>
        </w:r>
        <w:r w:rsidR="00AE49E2"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166" w:author="NICOLAS" w:date="2026-10-14T19:42:00Z">
              <w:rPr>
                <w:rFonts w:ascii="Times New Roman" w:hAnsi="Times New Roman"/>
                <w:sz w:val="24"/>
                <w:szCs w:val="24"/>
              </w:rPr>
            </w:rPrChange>
          </w:rPr>
          <w:delText xml:space="preserve"> </w:delText>
        </w:r>
        <w:r w:rsidR="00AE49E2"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167" w:author="NICOLAS" w:date="2026-10-14T19:42:00Z">
              <w:rPr>
                <w:rFonts w:ascii="Times New Roman" w:hAnsi="Times New Roman"/>
                <w:b/>
                <w:bCs/>
                <w:color w:val="1F4E79"/>
                <w:sz w:val="24"/>
                <w:szCs w:val="24"/>
              </w:rPr>
            </w:rPrChange>
          </w:rPr>
          <w:delText>[DESENVOLVIMENTO — COLE AQUI A SÍNTESE CRÍTICA DOS ESTUDOS, COM COMPARAÇÕES, RESULTADOS, LIMITAÇÕES E LACUNAS]</w:delText>
        </w:r>
        <w:r w:rsidR="00AE49E2"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168" w:author="NICOLAS" w:date="2026-10-14T19:42:00Z">
              <w:rPr>
                <w:rFonts w:ascii="Times New Roman" w:hAnsi="Times New Roman"/>
                <w:sz w:val="24"/>
                <w:szCs w:val="24"/>
              </w:rPr>
            </w:rPrChange>
          </w:rPr>
          <w:delText xml:space="preserve"> </w:delText>
        </w:r>
        <w:r w:rsidR="00AE49E2"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169" w:author="NICOLAS" w:date="2026-10-14T19:42:00Z">
              <w:rPr>
                <w:rFonts w:ascii="Times New Roman" w:hAnsi="Times New Roman"/>
                <w:b/>
                <w:bCs/>
                <w:color w:val="1F4E79"/>
                <w:sz w:val="24"/>
                <w:szCs w:val="24"/>
              </w:rPr>
            </w:rPrChange>
          </w:rPr>
          <w:delText>[CONSIDERAÇÕES GERAIS — COLE AQUI A RESPOSTA AO PROBLEMA, O SIGNIFICADO DOS ACHADOS, AS LIMITAÇÕES E AS RECOMENDAÇÕES]</w:delText>
        </w:r>
      </w:del>
    </w:p>
    <w:p w14:paraId="35A6F002" w14:textId="77777777" w:rsidR="004708DB" w:rsidRPr="00265D14" w:rsidRDefault="004708D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70" w:author="NICOLAS" w:date="2026-10-14T19:42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5CDD005E" w:rsidR="004708DB" w:rsidRPr="00265D14" w:rsidRDefault="00ED28C6" w:rsidP="1255267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71" w:author="NICOLAS" w:date="2026-10-14T19:42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265D1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rPrChange w:id="172" w:author="NICOLAS" w:date="2026-10-14T19:42:00Z">
            <w:rPr>
              <w:rFonts w:ascii="Times New Roman" w:hAnsi="Times New Roman"/>
              <w:b/>
              <w:bCs/>
              <w:sz w:val="24"/>
              <w:szCs w:val="24"/>
            </w:rPr>
          </w:rPrChange>
        </w:rPr>
        <w:t xml:space="preserve">Palavras-chave: </w:t>
      </w:r>
      <w:r w:rsidRPr="00265D14">
        <w:rPr>
          <w:rFonts w:ascii="Times New Roman" w:hAnsi="Times New Roman" w:cs="Times New Roman"/>
          <w:color w:val="000000" w:themeColor="text1"/>
          <w:sz w:val="24"/>
          <w:szCs w:val="24"/>
          <w:rPrChange w:id="173" w:author="NICOLAS" w:date="2026-10-14T19:42:00Z">
            <w:rPr>
              <w:rFonts w:ascii="Times New Roman" w:hAnsi="Times New Roman"/>
              <w:color w:val="1F4E79"/>
              <w:sz w:val="24"/>
              <w:szCs w:val="24"/>
            </w:rPr>
          </w:rPrChange>
        </w:rPr>
        <w:t>[</w:t>
      </w:r>
      <w:ins w:id="174" w:author="NICOLAS ALEXANDRE DE FREITAS ASSIS" w:date="2026-10-13T23:54:00Z">
        <w:r w:rsidR="396173C7" w:rsidRPr="00265D14">
          <w:rPr>
            <w:rFonts w:ascii="Times New Roman" w:eastAsia="Consolas" w:hAnsi="Times New Roman" w:cs="Times New Roman"/>
            <w:sz w:val="24"/>
            <w:szCs w:val="24"/>
            <w:rPrChange w:id="175" w:author="NICOLAS" w:date="2026-10-14T19:44:00Z">
              <w:rPr>
                <w:rFonts w:ascii="Consolas" w:eastAsia="Consolas" w:hAnsi="Consolas" w:cs="Consolas"/>
                <w:color w:val="F0F6FC"/>
                <w:sz w:val="20"/>
                <w:szCs w:val="20"/>
              </w:rPr>
            </w:rPrChange>
          </w:rPr>
          <w:t>Exclusão digital</w:t>
        </w:r>
        <w:del w:id="176" w:author="NICOLAS" w:date="2026-10-14T19:29:00Z">
          <w:r w:rsidR="396173C7" w:rsidRPr="00265D14" w:rsidDel="00E277AA">
            <w:rPr>
              <w:rFonts w:ascii="Times New Roman" w:eastAsia="Times New Roman" w:hAnsi="Times New Roman" w:cs="Times New Roman"/>
              <w:sz w:val="24"/>
              <w:szCs w:val="24"/>
            </w:rPr>
            <w:delText xml:space="preserve"> ,</w:delText>
          </w:r>
        </w:del>
      </w:ins>
      <w:ins w:id="177" w:author="NICOLAS" w:date="2026-10-14T19:29:00Z">
        <w:r w:rsidR="00E277AA" w:rsidRPr="00265D14">
          <w:rPr>
            <w:rFonts w:ascii="Times New Roman" w:eastAsia="Times New Roman" w:hAnsi="Times New Roman" w:cs="Times New Roman"/>
            <w:sz w:val="24"/>
            <w:szCs w:val="24"/>
            <w:rPrChange w:id="178" w:author="NICOLAS" w:date="2026-10-14T19:44:00Z">
              <w:rPr>
                <w:rFonts w:ascii="Arial" w:eastAsia="Times New Roman" w:hAnsi="Arial" w:cs="Arial"/>
                <w:sz w:val="24"/>
                <w:szCs w:val="24"/>
              </w:rPr>
            </w:rPrChange>
          </w:rPr>
          <w:t>.</w:t>
        </w:r>
      </w:ins>
      <w:ins w:id="179" w:author="NICOLAS ALEXANDRE DE FREITAS ASSIS" w:date="2026-10-13T23:54:00Z">
        <w:r w:rsidR="396173C7" w:rsidRPr="00265D14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r w:rsidR="396173C7" w:rsidRPr="00265D14">
          <w:rPr>
            <w:rFonts w:ascii="Times New Roman" w:eastAsia="Consolas" w:hAnsi="Times New Roman" w:cs="Times New Roman"/>
            <w:sz w:val="24"/>
            <w:szCs w:val="24"/>
            <w:rPrChange w:id="180" w:author="NICOLAS" w:date="2026-10-14T19:44:00Z">
              <w:rPr>
                <w:rFonts w:ascii="Consolas" w:eastAsia="Consolas" w:hAnsi="Consolas" w:cs="Consolas"/>
                <w:color w:val="F0F6FC"/>
                <w:sz w:val="20"/>
                <w:szCs w:val="20"/>
              </w:rPr>
            </w:rPrChange>
          </w:rPr>
          <w:t>Desempenho escolar</w:t>
        </w:r>
      </w:ins>
      <w:ins w:id="181" w:author="NICOLAS" w:date="2026-10-14T19:28:00Z">
        <w:r w:rsidR="00E277AA" w:rsidRPr="00265D14">
          <w:rPr>
            <w:rFonts w:ascii="Times New Roman" w:eastAsia="Times New Roman" w:hAnsi="Times New Roman" w:cs="Times New Roman"/>
            <w:sz w:val="24"/>
            <w:szCs w:val="24"/>
            <w:rPrChange w:id="182" w:author="NICOLAS" w:date="2026-10-14T19:44:00Z">
              <w:rPr>
                <w:rFonts w:ascii="Arial" w:eastAsia="Times New Roman" w:hAnsi="Arial" w:cs="Arial"/>
                <w:sz w:val="24"/>
                <w:szCs w:val="24"/>
              </w:rPr>
            </w:rPrChange>
          </w:rPr>
          <w:t>.</w:t>
        </w:r>
      </w:ins>
      <w:ins w:id="183" w:author="NICOLAS ALEXANDRE DE FREITAS ASSIS" w:date="2026-10-13T23:54:00Z">
        <w:del w:id="184" w:author="NICOLAS" w:date="2026-10-14T19:28:00Z">
          <w:r w:rsidR="396173C7" w:rsidRPr="00265D14" w:rsidDel="00E277AA">
            <w:rPr>
              <w:rFonts w:ascii="Times New Roman" w:eastAsia="Times New Roman" w:hAnsi="Times New Roman" w:cs="Times New Roman"/>
              <w:sz w:val="24"/>
              <w:szCs w:val="24"/>
            </w:rPr>
            <w:delText xml:space="preserve"> ,</w:delText>
          </w:r>
        </w:del>
        <w:del w:id="185" w:author="NICOLAS" w:date="2026-10-14T19:29:00Z">
          <w:r w:rsidR="396173C7" w:rsidRPr="00265D14" w:rsidDel="00E277AA">
            <w:rPr>
              <w:rFonts w:ascii="Times New Roman" w:eastAsia="Times New Roman" w:hAnsi="Times New Roman" w:cs="Times New Roman"/>
              <w:sz w:val="24"/>
              <w:szCs w:val="24"/>
            </w:rPr>
            <w:delText xml:space="preserve"> </w:delText>
          </w:r>
        </w:del>
      </w:ins>
      <w:ins w:id="186" w:author="NICOLAS" w:date="2026-10-14T19:29:00Z">
        <w:r w:rsidR="00E277AA" w:rsidRPr="00265D14">
          <w:rPr>
            <w:rFonts w:ascii="Times New Roman" w:eastAsia="Times New Roman" w:hAnsi="Times New Roman" w:cs="Times New Roman"/>
            <w:sz w:val="24"/>
            <w:szCs w:val="24"/>
            <w:rPrChange w:id="187" w:author="NICOLAS" w:date="2026-10-14T19:44:00Z">
              <w:rPr>
                <w:rFonts w:ascii="Arial" w:eastAsia="Times New Roman" w:hAnsi="Arial" w:cs="Arial"/>
                <w:sz w:val="24"/>
                <w:szCs w:val="24"/>
              </w:rPr>
            </w:rPrChange>
          </w:rPr>
          <w:t xml:space="preserve"> </w:t>
        </w:r>
      </w:ins>
      <w:ins w:id="188" w:author="NICOLAS ALEXANDRE DE FREITAS ASSIS" w:date="2026-10-13T23:54:00Z">
        <w:r w:rsidR="396173C7" w:rsidRPr="00265D14">
          <w:rPr>
            <w:rFonts w:ascii="Times New Roman" w:eastAsia="Consolas" w:hAnsi="Times New Roman" w:cs="Times New Roman"/>
            <w:sz w:val="24"/>
            <w:szCs w:val="24"/>
            <w:rPrChange w:id="189" w:author="NICOLAS" w:date="2026-10-14T19:44:00Z">
              <w:rPr>
                <w:rFonts w:ascii="Consolas" w:eastAsia="Consolas" w:hAnsi="Consolas" w:cs="Consolas"/>
                <w:color w:val="F0F6FC"/>
                <w:sz w:val="20"/>
                <w:szCs w:val="20"/>
              </w:rPr>
            </w:rPrChange>
          </w:rPr>
          <w:t>Jovens da periferia</w:t>
        </w:r>
        <w:del w:id="190" w:author="NICOLAS" w:date="2026-10-14T19:28:00Z">
          <w:r w:rsidR="396173C7" w:rsidRPr="00265D14" w:rsidDel="00E277AA">
            <w:rPr>
              <w:rFonts w:ascii="Times New Roman" w:eastAsia="Times New Roman" w:hAnsi="Times New Roman" w:cs="Times New Roman"/>
              <w:sz w:val="24"/>
              <w:szCs w:val="24"/>
            </w:rPr>
            <w:delText xml:space="preserve"> </w:delText>
          </w:r>
        </w:del>
      </w:ins>
      <w:del w:id="191" w:author="NICOLAS" w:date="2026-10-14T19:28:00Z">
        <w:r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192" w:author="NICOLAS" w:date="2026-10-14T19:44:00Z">
              <w:rPr>
                <w:rFonts w:ascii="Times New Roman" w:hAnsi="Times New Roman"/>
                <w:color w:val="1F4E79"/>
                <w:sz w:val="24"/>
                <w:szCs w:val="24"/>
              </w:rPr>
            </w:rPrChange>
          </w:rPr>
          <w:delText>COLE AQUI TRÊS PALAVRAS-CHAVE SEPARADAS POR PONTO</w:delText>
        </w:r>
      </w:del>
      <w:r w:rsidRPr="00265D14">
        <w:rPr>
          <w:rFonts w:ascii="Times New Roman" w:hAnsi="Times New Roman" w:cs="Times New Roman"/>
          <w:color w:val="000000" w:themeColor="text1"/>
          <w:sz w:val="24"/>
          <w:szCs w:val="24"/>
          <w:rPrChange w:id="193" w:author="NICOLAS" w:date="2026-10-14T19:44:00Z">
            <w:rPr>
              <w:rFonts w:ascii="Times New Roman" w:hAnsi="Times New Roman"/>
              <w:color w:val="1F4E79"/>
              <w:sz w:val="24"/>
              <w:szCs w:val="24"/>
            </w:rPr>
          </w:rPrChange>
        </w:rPr>
        <w:t>]</w:t>
      </w:r>
    </w:p>
    <w:p w14:paraId="4E6E9146" w14:textId="77777777" w:rsidR="004708DB" w:rsidRPr="00265D14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94" w:author="NICOLAS" w:date="2026-10-14T19:42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265D14" w:rsidDel="00265D14" w:rsidRDefault="00C259E1" w:rsidP="00AD1B1B">
      <w:pPr>
        <w:spacing w:after="0" w:line="240" w:lineRule="auto"/>
        <w:jc w:val="both"/>
        <w:rPr>
          <w:del w:id="195" w:author="NICOLAS" w:date="2026-10-14T19:43:00Z"/>
          <w:rFonts w:ascii="Times New Roman" w:hAnsi="Times New Roman" w:cs="Times New Roman"/>
          <w:b/>
          <w:color w:val="000000" w:themeColor="text1"/>
          <w:sz w:val="24"/>
          <w:szCs w:val="24"/>
          <w:rPrChange w:id="196" w:author="NICOLAS" w:date="2026-10-14T19:42:00Z">
            <w:rPr>
              <w:del w:id="197" w:author="NICOLAS" w:date="2026-10-14T19:43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5121899" w14:textId="77777777" w:rsidR="00E277AA" w:rsidRPr="00265D14" w:rsidRDefault="00E277AA" w:rsidP="00AD1B1B">
      <w:pPr>
        <w:spacing w:after="0" w:line="240" w:lineRule="auto"/>
        <w:jc w:val="both"/>
        <w:rPr>
          <w:ins w:id="198" w:author="NICOLAS" w:date="2026-10-14T19:30:00Z"/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528D428" w14:textId="77777777" w:rsidR="00E277AA" w:rsidRPr="00265D14" w:rsidRDefault="00E277AA" w:rsidP="00AD1B1B">
      <w:pPr>
        <w:spacing w:after="0" w:line="240" w:lineRule="auto"/>
        <w:jc w:val="both"/>
        <w:rPr>
          <w:ins w:id="199" w:author="NICOLAS" w:date="2026-10-14T19:30:00Z"/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92BCA7A" w14:textId="77777777" w:rsidR="00E277AA" w:rsidRPr="00265D14" w:rsidRDefault="00E277AA" w:rsidP="00AD1B1B">
      <w:pPr>
        <w:spacing w:after="0" w:line="240" w:lineRule="auto"/>
        <w:jc w:val="both"/>
        <w:rPr>
          <w:ins w:id="200" w:author="NICOLAS" w:date="2026-10-14T19:30:00Z"/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032E766" w14:textId="1A5FD2EF" w:rsidR="007641CF" w:rsidRPr="00265D14" w:rsidRDefault="007641CF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rPrChange w:id="201" w:author="NICOLAS" w:date="2026-10-14T19:42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202"/>
      <w:r w:rsidRPr="00265D14">
        <w:rPr>
          <w:rFonts w:ascii="Times New Roman" w:hAnsi="Times New Roman" w:cs="Times New Roman"/>
          <w:b/>
          <w:color w:val="000000" w:themeColor="text1"/>
          <w:sz w:val="28"/>
          <w:szCs w:val="28"/>
          <w:rPrChange w:id="203" w:author="NICOLAS" w:date="2026-10-14T19:42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265D14">
        <w:rPr>
          <w:rFonts w:ascii="Times New Roman" w:hAnsi="Times New Roman" w:cs="Times New Roman"/>
          <w:b/>
          <w:color w:val="000000" w:themeColor="text1"/>
          <w:sz w:val="28"/>
          <w:szCs w:val="28"/>
          <w:rPrChange w:id="204" w:author="NICOLAS" w:date="2026-10-14T19:42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202"/>
      <w:r w:rsidR="000656E9" w:rsidRPr="00265D14">
        <w:rPr>
          <w:rFonts w:ascii="Times New Roman" w:hAnsi="Times New Roman" w:cs="Times New Roman"/>
          <w:b/>
          <w:color w:val="000000" w:themeColor="text1"/>
          <w:sz w:val="28"/>
          <w:szCs w:val="28"/>
          <w:rPrChange w:id="205" w:author="NICOLAS" w:date="2026-10-14T19:42:00Z">
            <w:rPr>
              <w:b/>
              <w:sz w:val="24"/>
              <w:szCs w:val="24"/>
            </w:rPr>
          </w:rPrChange>
        </w:rPr>
        <w:commentReference w:id="202"/>
      </w:r>
    </w:p>
    <w:p w14:paraId="5552D60D" w14:textId="77777777" w:rsidR="00265D14" w:rsidRDefault="00440D3D" w:rsidP="00265D14">
      <w:pPr>
        <w:spacing w:before="200" w:line="240" w:lineRule="auto"/>
        <w:rPr>
          <w:ins w:id="206" w:author="NICOLAS" w:date="2026-10-14T19:43:00Z"/>
          <w:rFonts w:ascii="Times New Roman" w:eastAsia="Consolas" w:hAnsi="Times New Roman" w:cs="Times New Roman"/>
          <w:sz w:val="20"/>
          <w:szCs w:val="20"/>
        </w:rPr>
      </w:pPr>
      <w:ins w:id="207" w:author="NICOLAS" w:date="2026-10-14T19:37:00Z">
        <w:r w:rsidRPr="00265D14">
          <w:rPr>
            <w:rFonts w:ascii="Times New Roman" w:eastAsia="Consolas" w:hAnsi="Times New Roman" w:cs="Times New Roman"/>
            <w:sz w:val="20"/>
            <w:szCs w:val="20"/>
            <w:rPrChange w:id="208" w:author="NICOLAS" w:date="2026-10-14T19:42:00Z">
              <w:rPr>
                <w:rFonts w:ascii="Arial" w:eastAsia="Consolas" w:hAnsi="Arial" w:cs="Arial"/>
                <w:sz w:val="20"/>
                <w:szCs w:val="20"/>
              </w:rPr>
            </w:rPrChange>
          </w:rPr>
          <w:t xml:space="preserve">SILVA, L. B. da. Infraestrutura doméstica e proficiência no ENEM (2015-2023). </w:t>
        </w:r>
        <w:r w:rsidRPr="00265D14">
          <w:rPr>
            <w:rFonts w:ascii="Times New Roman" w:eastAsia="Consolas" w:hAnsi="Times New Roman" w:cs="Times New Roman"/>
            <w:b/>
            <w:bCs/>
            <w:sz w:val="20"/>
            <w:szCs w:val="20"/>
            <w:rPrChange w:id="209" w:author="NICOLAS" w:date="2026-10-14T19:42:00Z">
              <w:rPr>
                <w:rFonts w:ascii="Arial" w:eastAsia="Consolas" w:hAnsi="Arial" w:cs="Arial"/>
                <w:sz w:val="20"/>
                <w:szCs w:val="20"/>
              </w:rPr>
            </w:rPrChange>
          </w:rPr>
          <w:t>Cadernos de Pesquisa Estatística</w:t>
        </w:r>
        <w:r w:rsidRPr="00265D14">
          <w:rPr>
            <w:rFonts w:ascii="Times New Roman" w:eastAsia="Consolas" w:hAnsi="Times New Roman" w:cs="Times New Roman"/>
            <w:sz w:val="20"/>
            <w:szCs w:val="20"/>
            <w:rPrChange w:id="210" w:author="NICOLAS" w:date="2026-10-14T19:42:00Z">
              <w:rPr>
                <w:rFonts w:ascii="Arial" w:eastAsia="Consolas" w:hAnsi="Arial" w:cs="Arial"/>
                <w:sz w:val="20"/>
                <w:szCs w:val="20"/>
              </w:rPr>
            </w:rPrChange>
          </w:rPr>
          <w:t>, 2025</w:t>
        </w:r>
      </w:ins>
    </w:p>
    <w:p w14:paraId="4BE41803" w14:textId="651E453B" w:rsidR="00A93D78" w:rsidRPr="00265D14" w:rsidDel="00E277AA" w:rsidRDefault="00A93D78">
      <w:pPr>
        <w:spacing w:before="200" w:line="240" w:lineRule="auto"/>
        <w:rPr>
          <w:del w:id="211" w:author="NICOLAS" w:date="2026-10-14T19:28:00Z"/>
          <w:rFonts w:ascii="Times New Roman" w:eastAsia="Consolas" w:hAnsi="Times New Roman" w:cs="Times New Roman"/>
          <w:sz w:val="20"/>
          <w:szCs w:val="20"/>
          <w:rPrChange w:id="212" w:author="NICOLAS" w:date="2026-10-14T19:42:00Z">
            <w:rPr>
              <w:del w:id="213" w:author="NICOLAS" w:date="2026-10-14T19:28:00Z"/>
              <w:rFonts w:ascii="Times New Roman" w:hAnsi="Times New Roman" w:cs="Times New Roman"/>
              <w:sz w:val="24"/>
              <w:szCs w:val="24"/>
            </w:rPr>
          </w:rPrChange>
        </w:rPr>
      </w:pPr>
      <w:del w:id="214" w:author="NICOLAS" w:date="2026-10-14T19:28:00Z">
        <w:r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215" w:author="NICOLAS" w:date="2026-10-14T19:42:00Z">
              <w:rPr>
                <w:rFonts w:ascii="Times New Roman" w:hAnsi="Times New Roman"/>
                <w:color w:val="1F4E79"/>
                <w:sz w:val="24"/>
                <w:szCs w:val="24"/>
              </w:rPr>
            </w:rPrChange>
          </w:rPr>
          <w:delText>[</w:delText>
        </w:r>
      </w:del>
      <w:ins w:id="216" w:author="NICOLAS ALEXANDRE DE FREITAS ASSIS" w:date="2026-10-13T23:55:00Z">
        <w:del w:id="217" w:author="NICOLAS" w:date="2026-10-14T19:37:00Z">
          <w:r w:rsidR="6BFC1E7B" w:rsidRPr="00265D14" w:rsidDel="00440D3D">
            <w:rPr>
              <w:rFonts w:ascii="Times New Roman" w:eastAsia="Consolas" w:hAnsi="Times New Roman" w:cs="Times New Roman"/>
              <w:sz w:val="20"/>
              <w:szCs w:val="20"/>
              <w:rPrChange w:id="218" w:author="NICOLAS" w:date="2026-10-14T19:42:00Z">
                <w:rPr>
                  <w:rFonts w:ascii="Consolas" w:eastAsia="Consolas" w:hAnsi="Consolas" w:cs="Consolas"/>
                  <w:color w:val="F0F6FC"/>
                  <w:sz w:val="20"/>
                  <w:szCs w:val="20"/>
                </w:rPr>
              </w:rPrChange>
            </w:rPr>
            <w:delText xml:space="preserve">OLIVEIRA, J. P. de. Letramento digital crítico e conectividade significativa. Revista de Educação e Tecnologia, 2026. </w:delText>
          </w:r>
        </w:del>
        <w:r w:rsidR="6BFC1E7B" w:rsidRPr="00265D14">
          <w:rPr>
            <w:rFonts w:ascii="Times New Roman" w:eastAsia="Consolas" w:hAnsi="Times New Roman" w:cs="Times New Roman"/>
            <w:sz w:val="20"/>
            <w:szCs w:val="20"/>
            <w:rPrChange w:id="219" w:author="NICOLAS" w:date="2026-10-14T19:42:00Z">
              <w:rPr>
                <w:rFonts w:ascii="Consolas" w:eastAsia="Consolas" w:hAnsi="Consolas" w:cs="Consolas"/>
                <w:color w:val="F0F6FC"/>
                <w:sz w:val="20"/>
                <w:szCs w:val="20"/>
              </w:rPr>
            </w:rPrChange>
          </w:rPr>
          <w:t xml:space="preserve">SILVA, A. A. Falhas estruturais na distribuição pública de hardware. </w:t>
        </w:r>
        <w:r w:rsidR="6BFC1E7B" w:rsidRPr="00265D14">
          <w:rPr>
            <w:rFonts w:ascii="Times New Roman" w:eastAsia="Consolas" w:hAnsi="Times New Roman" w:cs="Times New Roman"/>
            <w:b/>
            <w:bCs/>
            <w:sz w:val="20"/>
            <w:szCs w:val="20"/>
            <w:rPrChange w:id="220" w:author="NICOLAS" w:date="2026-10-14T19:42:00Z">
              <w:rPr>
                <w:rFonts w:ascii="Consolas" w:eastAsia="Consolas" w:hAnsi="Consolas" w:cs="Consolas"/>
                <w:color w:val="F0F6FC"/>
                <w:sz w:val="20"/>
                <w:szCs w:val="20"/>
              </w:rPr>
            </w:rPrChange>
          </w:rPr>
          <w:t>Jornal de Políticas Educacionais</w:t>
        </w:r>
        <w:r w:rsidR="6BFC1E7B" w:rsidRPr="00265D14">
          <w:rPr>
            <w:rFonts w:ascii="Times New Roman" w:eastAsia="Consolas" w:hAnsi="Times New Roman" w:cs="Times New Roman"/>
            <w:sz w:val="20"/>
            <w:szCs w:val="20"/>
            <w:rPrChange w:id="221" w:author="NICOLAS" w:date="2026-10-14T19:42:00Z">
              <w:rPr>
                <w:rFonts w:ascii="Consolas" w:eastAsia="Consolas" w:hAnsi="Consolas" w:cs="Consolas"/>
                <w:color w:val="F0F6FC"/>
                <w:sz w:val="20"/>
                <w:szCs w:val="20"/>
              </w:rPr>
            </w:rPrChange>
          </w:rPr>
          <w:t xml:space="preserve">, 2025. </w:t>
        </w:r>
        <w:del w:id="222" w:author="NICOLAS" w:date="2026-10-14T19:37:00Z">
          <w:r w:rsidR="6BFC1E7B" w:rsidRPr="00265D14" w:rsidDel="00440D3D">
            <w:rPr>
              <w:rFonts w:ascii="Times New Roman" w:eastAsia="Consolas" w:hAnsi="Times New Roman" w:cs="Times New Roman"/>
              <w:sz w:val="20"/>
              <w:szCs w:val="20"/>
              <w:rPrChange w:id="223" w:author="NICOLAS" w:date="2026-10-14T19:42:00Z">
                <w:rPr>
                  <w:rFonts w:ascii="Consolas" w:eastAsia="Consolas" w:hAnsi="Consolas" w:cs="Consolas"/>
                  <w:color w:val="F0F6FC"/>
                  <w:sz w:val="20"/>
                  <w:szCs w:val="20"/>
                </w:rPr>
              </w:rPrChange>
            </w:rPr>
            <w:delText>SILVA, L. B. da. Infraestrutura doméstica e proficiência no ENEM (2015-2023). Cadernos de Pesquisa Estatística, 2025</w:delText>
          </w:r>
          <w:r w:rsidR="6BFC1E7B" w:rsidRPr="00265D14" w:rsidDel="00440D3D">
            <w:rPr>
              <w:rFonts w:ascii="Times New Roman" w:eastAsia="Times New Roman" w:hAnsi="Times New Roman" w:cs="Times New Roman"/>
              <w:sz w:val="24"/>
              <w:szCs w:val="24"/>
            </w:rPr>
            <w:delText xml:space="preserve"> </w:delText>
          </w:r>
        </w:del>
      </w:ins>
      <w:del w:id="224" w:author="NICOLAS" w:date="2026-10-14T19:28:00Z">
        <w:r w:rsidRPr="00265D14" w:rsidDel="00E277AA">
          <w:rPr>
            <w:rFonts w:ascii="Times New Roman" w:hAnsi="Times New Roman" w:cs="Times New Roman"/>
            <w:color w:val="000000" w:themeColor="text1"/>
            <w:sz w:val="24"/>
            <w:szCs w:val="24"/>
            <w:rPrChange w:id="225" w:author="NICOLAS" w:date="2026-10-14T19:42:00Z">
              <w:rPr>
                <w:rFonts w:ascii="Times New Roman" w:hAnsi="Times New Roman"/>
                <w:color w:val="1F4E79"/>
                <w:sz w:val="24"/>
                <w:szCs w:val="24"/>
              </w:rPr>
            </w:rPrChange>
          </w:rPr>
          <w:delText>COLE AQUI A PRIMEIRA REFERÊNCIA CITADA, EM ORDEM ALFABÉTICA E NO PADRÃO EXIGIDO]</w:delText>
        </w:r>
      </w:del>
    </w:p>
    <w:p w14:paraId="76F66C7F" w14:textId="77777777" w:rsidR="00265D14" w:rsidRDefault="00C708FD" w:rsidP="00265D14">
      <w:pPr>
        <w:spacing w:before="200" w:line="240" w:lineRule="auto"/>
        <w:rPr>
          <w:ins w:id="226" w:author="NICOLAS" w:date="2026-10-14T19:43:00Z"/>
          <w:rFonts w:ascii="Times New Roman" w:hAnsi="Times New Roman" w:cs="Times New Roman"/>
          <w:color w:val="000000" w:themeColor="text1"/>
          <w:sz w:val="24"/>
        </w:rPr>
      </w:pPr>
      <w:del w:id="227" w:author="NICOLAS" w:date="2026-10-14T19:28:00Z">
        <w:r w:rsidRPr="00265D14" w:rsidDel="00E277AA">
          <w:rPr>
            <w:rFonts w:ascii="Times New Roman" w:hAnsi="Times New Roman" w:cs="Times New Roman"/>
            <w:color w:val="000000" w:themeColor="text1"/>
            <w:sz w:val="24"/>
            <w:rPrChange w:id="228" w:author="NICOLAS" w:date="2026-10-14T19:42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AS DEMAIS REFERÊNCIAS, UMA POR PARÁGRAFO. DUPLIQUE ESTA LINHA QUANDO NECESSÁRIO]</w:delText>
        </w:r>
      </w:del>
    </w:p>
    <w:p w14:paraId="4C0C98D2" w14:textId="7613F6F8" w:rsidR="00440D3D" w:rsidRDefault="00440D3D">
      <w:pPr>
        <w:spacing w:before="200" w:line="240" w:lineRule="auto"/>
        <w:rPr>
          <w:ins w:id="229" w:author="NICOLAS" w:date="2026-10-14T19:37:00Z"/>
          <w:rFonts w:ascii="Arial" w:eastAsia="Consolas" w:hAnsi="Arial" w:cs="Arial"/>
          <w:sz w:val="20"/>
          <w:szCs w:val="20"/>
        </w:rPr>
      </w:pPr>
      <w:ins w:id="230" w:author="NICOLAS" w:date="2026-10-14T19:37:00Z">
        <w:r w:rsidRPr="00265D14">
          <w:rPr>
            <w:rFonts w:ascii="Times New Roman" w:eastAsia="Consolas" w:hAnsi="Times New Roman" w:cs="Times New Roman"/>
            <w:sz w:val="20"/>
            <w:szCs w:val="20"/>
            <w:rPrChange w:id="231" w:author="NICOLAS" w:date="2026-10-14T19:42:00Z">
              <w:rPr>
                <w:rFonts w:ascii="Arial" w:eastAsia="Consolas" w:hAnsi="Arial" w:cs="Arial"/>
                <w:sz w:val="20"/>
                <w:szCs w:val="20"/>
              </w:rPr>
            </w:rPrChange>
          </w:rPr>
          <w:t xml:space="preserve">OLIVEIRA, J. P. de. Letramento digital crítico e conectividade significativa. </w:t>
        </w:r>
        <w:r w:rsidRPr="00265D14">
          <w:rPr>
            <w:rFonts w:ascii="Times New Roman" w:eastAsia="Consolas" w:hAnsi="Times New Roman" w:cs="Times New Roman"/>
            <w:b/>
            <w:bCs/>
            <w:sz w:val="20"/>
            <w:szCs w:val="20"/>
            <w:rPrChange w:id="232" w:author="NICOLAS" w:date="2026-10-14T19:42:00Z">
              <w:rPr>
                <w:rFonts w:ascii="Arial" w:eastAsia="Consolas" w:hAnsi="Arial" w:cs="Arial"/>
                <w:sz w:val="20"/>
                <w:szCs w:val="20"/>
              </w:rPr>
            </w:rPrChange>
          </w:rPr>
          <w:t>Revista de Educação e Tecnologia</w:t>
        </w:r>
        <w:r w:rsidRPr="00265D14">
          <w:rPr>
            <w:rFonts w:ascii="Times New Roman" w:eastAsia="Consolas" w:hAnsi="Times New Roman" w:cs="Times New Roman"/>
            <w:sz w:val="20"/>
            <w:szCs w:val="20"/>
            <w:rPrChange w:id="233" w:author="NICOLAS" w:date="2026-10-14T19:42:00Z">
              <w:rPr>
                <w:rFonts w:ascii="Arial" w:eastAsia="Consolas" w:hAnsi="Arial" w:cs="Arial"/>
                <w:sz w:val="20"/>
                <w:szCs w:val="20"/>
              </w:rPr>
            </w:rPrChange>
          </w:rPr>
          <w:t>, 2026.</w:t>
        </w:r>
      </w:ins>
    </w:p>
    <w:p w14:paraId="246EDC77" w14:textId="77777777" w:rsidR="00440D3D" w:rsidRPr="00D43589" w:rsidRDefault="00440D3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23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sectPr w:rsidR="00440D3D" w:rsidRPr="00D4358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2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106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202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B3C93" w14:textId="77777777" w:rsidR="00CA1BCA" w:rsidRDefault="00CA1BCA" w:rsidP="00FC70D8">
      <w:pPr>
        <w:spacing w:after="0" w:line="240" w:lineRule="auto"/>
      </w:pPr>
      <w:r>
        <w:separator/>
      </w:r>
    </w:p>
  </w:endnote>
  <w:endnote w:type="continuationSeparator" w:id="0">
    <w:p w14:paraId="10FA845F" w14:textId="77777777" w:rsidR="00CA1BCA" w:rsidRDefault="00CA1BCA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1A752" w14:textId="77777777" w:rsidR="00CA1BCA" w:rsidRDefault="00CA1BCA" w:rsidP="00FC70D8">
      <w:pPr>
        <w:spacing w:after="0" w:line="240" w:lineRule="auto"/>
      </w:pPr>
      <w:r>
        <w:separator/>
      </w:r>
    </w:p>
  </w:footnote>
  <w:footnote w:type="continuationSeparator" w:id="0">
    <w:p w14:paraId="390313DB" w14:textId="77777777" w:rsidR="00CA1BCA" w:rsidRDefault="00CA1BCA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21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22" w:author="Isabella" w:date="2026-10-06T19:10:00Z">
            <w:rPr>
              <w:color w:val="FF0000"/>
            </w:rPr>
          </w:rPrChange>
        </w:rPr>
        <w:t xml:space="preserve"> </w:t>
      </w:r>
      <w:ins w:id="23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24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25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26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27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28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9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30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31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32" w:author="Isabella" w:date="2026-10-06T19:10:00Z">
              <w:rPr/>
            </w:rPrChange>
          </w:rPr>
          <w:delText>-</w:delText>
        </w:r>
      </w:del>
      <w:ins w:id="33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34" w:author="Isabella" w:date="2026-10-06T19:10:00Z">
            <w:rPr/>
          </w:rPrChange>
        </w:rPr>
        <w:t xml:space="preserve"> </w:t>
      </w:r>
      <w:del w:id="35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36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37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38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9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40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41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42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43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44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45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46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47ED6C31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55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e-mail</w:t>
      </w:r>
      <w:ins w:id="56" w:author="NICOLAS" w:date="2026-10-14T20:09:00Z">
        <w:r w:rsidR="00683C0D">
          <w:rPr>
            <w:rFonts w:ascii="Times New Roman" w:hAnsi="Times New Roman" w:cs="Times New Roman"/>
            <w:sz w:val="16"/>
            <w:szCs w:val="16"/>
          </w:rPr>
          <w:t xml:space="preserve">: </w:t>
        </w:r>
      </w:ins>
      <w:ins w:id="57" w:author="NICOLAS" w:date="2026-10-14T20:10:00Z">
        <w:r w:rsidR="00683C0D">
          <w:rPr>
            <w:rFonts w:ascii="Times New Roman" w:hAnsi="Times New Roman" w:cs="Times New Roman"/>
            <w:sz w:val="16"/>
            <w:szCs w:val="16"/>
          </w:rPr>
          <w:t>nicolas.assis@cs.brazcubas.edu.br</w:t>
        </w:r>
      </w:ins>
      <w:r w:rsidR="00595417" w:rsidRPr="006D5DF8">
        <w:rPr>
          <w:rFonts w:ascii="Times New Roman" w:hAnsi="Times New Roman" w:cs="Times New Roman"/>
          <w:sz w:val="16"/>
          <w:szCs w:val="16"/>
          <w:rPrChange w:id="58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del w:id="59" w:author="NICOLAS" w:date="2026-10-14T20:10:00Z">
        <w:r w:rsidR="00595417" w:rsidRPr="006D5DF8" w:rsidDel="00683C0D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60" w:author="NICOLAS" w:date="2026-10-14T20:10:00Z">
        <w:r w:rsidR="00683C0D">
          <w:rPr>
            <w:rFonts w:ascii="Times New Roman" w:hAnsi="Times New Roman" w:cs="Times New Roman"/>
            <w:sz w:val="16"/>
            <w:szCs w:val="16"/>
          </w:rPr>
          <w:t>–</w:t>
        </w:r>
      </w:ins>
      <w:r w:rsidR="00595417"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  <w:rPrChange w:id="61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RGM</w:t>
      </w:r>
      <w:ins w:id="62" w:author="NICOLAS" w:date="2026-10-14T20:10:00Z">
        <w:r w:rsidR="00683C0D">
          <w:rPr>
            <w:rFonts w:ascii="Times New Roman" w:hAnsi="Times New Roman" w:cs="Times New Roman"/>
            <w:sz w:val="16"/>
            <w:szCs w:val="16"/>
          </w:rPr>
          <w:t>: 48959685</w:t>
        </w:r>
      </w:ins>
      <w:r w:rsidR="00595417" w:rsidRPr="006D5DF8">
        <w:rPr>
          <w:rFonts w:ascii="Times New Roman" w:hAnsi="Times New Roman" w:cs="Times New Roman"/>
          <w:sz w:val="16"/>
          <w:szCs w:val="16"/>
          <w:rPrChange w:id="63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del w:id="64" w:author="NICOLAS" w:date="2026-10-14T20:10:00Z">
        <w:r w:rsidR="00595417" w:rsidRPr="006D5DF8" w:rsidDel="00683C0D">
          <w:rPr>
            <w:rFonts w:ascii="Times New Roman" w:hAnsi="Times New Roman" w:cs="Times New Roman"/>
            <w:sz w:val="16"/>
            <w:szCs w:val="16"/>
            <w:rPrChange w:id="65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ins w:id="66" w:author="NICOLAS" w:date="2026-10-14T20:10:00Z">
        <w:r w:rsidR="00683C0D">
          <w:rPr>
            <w:rFonts w:ascii="Times New Roman" w:hAnsi="Times New Roman" w:cs="Times New Roman"/>
            <w:sz w:val="16"/>
            <w:szCs w:val="16"/>
          </w:rPr>
          <w:t>1</w:t>
        </w:r>
      </w:ins>
      <w:proofErr w:type="gramStart"/>
      <w:r w:rsidR="00595417" w:rsidRPr="006D5DF8">
        <w:rPr>
          <w:rFonts w:ascii="Times New Roman" w:hAnsi="Times New Roman" w:cs="Times New Roman"/>
          <w:sz w:val="16"/>
          <w:szCs w:val="16"/>
        </w:rPr>
        <w:t>º</w:t>
      </w:r>
      <w:ins w:id="67" w:author="NICOLAS" w:date="2026-10-14T20:10:00Z">
        <w:r w:rsidR="00683C0D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r w:rsidR="00595417" w:rsidRPr="006D5DF8">
        <w:rPr>
          <w:rFonts w:ascii="Times New Roman" w:hAnsi="Times New Roman" w:cs="Times New Roman"/>
          <w:sz w:val="16"/>
          <w:szCs w:val="16"/>
        </w:rPr>
        <w:t xml:space="preserve"> semestre</w:t>
      </w:r>
      <w:proofErr w:type="gramEnd"/>
      <w:r w:rsidR="00595417" w:rsidRPr="006D5DF8">
        <w:rPr>
          <w:rFonts w:ascii="Times New Roman" w:hAnsi="Times New Roman" w:cs="Times New Roman"/>
          <w:sz w:val="16"/>
          <w:szCs w:val="16"/>
        </w:rPr>
        <w:t>)</w:t>
      </w:r>
    </w:p>
  </w:footnote>
  <w:footnote w:id="3">
    <w:p w14:paraId="6A07B874" w14:textId="77777777" w:rsidR="00595417" w:rsidRPr="006D5DF8" w:rsidDel="00E277AA" w:rsidRDefault="00595417">
      <w:pPr>
        <w:pStyle w:val="Textodenotaderodap"/>
        <w:rPr>
          <w:del w:id="77" w:author="NICOLAS" w:date="2026-10-14T19:26:00Z"/>
          <w:rFonts w:ascii="Times New Roman" w:hAnsi="Times New Roman" w:cs="Times New Roman"/>
          <w:sz w:val="16"/>
          <w:szCs w:val="16"/>
        </w:rPr>
      </w:pPr>
      <w:del w:id="78" w:author="NICOLAS" w:date="2026-10-14T19:26:00Z">
        <w:r w:rsidRPr="006D5DF8" w:rsidDel="00E277AA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E277AA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E277AA">
          <w:rPr>
            <w:rFonts w:ascii="Times New Roman" w:hAnsi="Times New Roman" w:cs="Times New Roman"/>
            <w:sz w:val="16"/>
            <w:szCs w:val="16"/>
            <w:rPrChange w:id="7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E277AA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E277AA">
          <w:rPr>
            <w:rFonts w:ascii="Times New Roman" w:hAnsi="Times New Roman" w:cs="Times New Roman"/>
            <w:sz w:val="16"/>
            <w:szCs w:val="16"/>
            <w:rPrChange w:id="8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E277AA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E277AA">
          <w:rPr>
            <w:rFonts w:ascii="Times New Roman" w:hAnsi="Times New Roman" w:cs="Times New Roman"/>
            <w:sz w:val="16"/>
            <w:szCs w:val="16"/>
            <w:rPrChange w:id="8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E277AA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4">
    <w:p w14:paraId="453C309A" w14:textId="77777777" w:rsidR="00595417" w:rsidRPr="00595417" w:rsidDel="00E277AA" w:rsidRDefault="00595417">
      <w:pPr>
        <w:pStyle w:val="Textodenotaderodap"/>
        <w:rPr>
          <w:del w:id="88" w:author="NICOLAS" w:date="2026-10-14T19:26:00Z"/>
          <w:sz w:val="16"/>
          <w:szCs w:val="16"/>
        </w:rPr>
      </w:pPr>
      <w:del w:id="89" w:author="NICOLAS" w:date="2026-10-14T19:26:00Z">
        <w:r w:rsidRPr="006D5DF8" w:rsidDel="00E277AA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E277AA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E277AA">
          <w:rPr>
            <w:rFonts w:ascii="Times New Roman" w:hAnsi="Times New Roman" w:cs="Times New Roman"/>
            <w:sz w:val="16"/>
            <w:szCs w:val="16"/>
            <w:rPrChange w:id="9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E277AA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E277AA">
          <w:rPr>
            <w:rFonts w:ascii="Times New Roman" w:hAnsi="Times New Roman" w:cs="Times New Roman"/>
            <w:sz w:val="16"/>
            <w:szCs w:val="16"/>
            <w:rPrChange w:id="9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E277AA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E277AA">
          <w:rPr>
            <w:rFonts w:ascii="Times New Roman" w:hAnsi="Times New Roman" w:cs="Times New Roman"/>
            <w:sz w:val="16"/>
            <w:szCs w:val="16"/>
            <w:rPrChange w:id="9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E277AA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COLAS">
    <w15:presenceInfo w15:providerId="AD" w15:userId="S::nicolas.assis@cs.brazcubas.edu.br::e2504cd4-e66c-434a-afaa-d0cd24a022d9"/>
  </w15:person>
  <w15:person w15:author="Isabella">
    <w15:presenceInfo w15:providerId="AD" w15:userId="S::isousa@pf.brazcubas.edu.br::54db16e1-b3c5-4b78-a2be-3bfe28968c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65D14"/>
    <w:rsid w:val="00271CA6"/>
    <w:rsid w:val="00291333"/>
    <w:rsid w:val="002B79CA"/>
    <w:rsid w:val="002C07E1"/>
    <w:rsid w:val="002E2F87"/>
    <w:rsid w:val="0030327C"/>
    <w:rsid w:val="00312DE8"/>
    <w:rsid w:val="00370E91"/>
    <w:rsid w:val="003A5BF3"/>
    <w:rsid w:val="003A6119"/>
    <w:rsid w:val="00413C9C"/>
    <w:rsid w:val="00432C91"/>
    <w:rsid w:val="00440D3D"/>
    <w:rsid w:val="004708DB"/>
    <w:rsid w:val="004E2226"/>
    <w:rsid w:val="004E37A2"/>
    <w:rsid w:val="004E6F9D"/>
    <w:rsid w:val="00501E27"/>
    <w:rsid w:val="005432F9"/>
    <w:rsid w:val="00567688"/>
    <w:rsid w:val="0058428F"/>
    <w:rsid w:val="005852F5"/>
    <w:rsid w:val="00595417"/>
    <w:rsid w:val="005C422F"/>
    <w:rsid w:val="006140FC"/>
    <w:rsid w:val="00622EE0"/>
    <w:rsid w:val="00623E37"/>
    <w:rsid w:val="00683C0D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45B6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A1BCA"/>
    <w:rsid w:val="00CC7DDE"/>
    <w:rsid w:val="00CD4A34"/>
    <w:rsid w:val="00CF5578"/>
    <w:rsid w:val="00CF7C84"/>
    <w:rsid w:val="00D43589"/>
    <w:rsid w:val="00D716B8"/>
    <w:rsid w:val="00DC2717"/>
    <w:rsid w:val="00E13575"/>
    <w:rsid w:val="00E1616A"/>
    <w:rsid w:val="00E277AA"/>
    <w:rsid w:val="00E6025C"/>
    <w:rsid w:val="00E80D60"/>
    <w:rsid w:val="00E93B7B"/>
    <w:rsid w:val="00EA2D91"/>
    <w:rsid w:val="00EB3286"/>
    <w:rsid w:val="00EB62EC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  <w:rsid w:val="0327E25A"/>
    <w:rsid w:val="12552671"/>
    <w:rsid w:val="2BC390BF"/>
    <w:rsid w:val="3366B6B8"/>
    <w:rsid w:val="396173C7"/>
    <w:rsid w:val="4D1A2CFD"/>
    <w:rsid w:val="53DAF2C3"/>
    <w:rsid w:val="54CF4B70"/>
    <w:rsid w:val="58DEC6AB"/>
    <w:rsid w:val="6BFC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2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6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2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398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5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21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5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14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5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1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72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1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579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56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46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1403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NICOLAS</cp:lastModifiedBy>
  <cp:revision>27</cp:revision>
  <cp:lastPrinted>2021-08-29T20:44:00Z</cp:lastPrinted>
  <dcterms:created xsi:type="dcterms:W3CDTF">2022-03-18T16:02:00Z</dcterms:created>
  <dcterms:modified xsi:type="dcterms:W3CDTF">2026-10-14T23:10:00Z</dcterms:modified>
</cp:coreProperties>
</file>